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lang w:val="es-MX"/>
        </w:rPr>
      </w:pPr>
      <w:r>
        <w:rPr/>
        <w:drawing>
          <wp:inline distT="0" distB="0" distL="0" distR="0">
            <wp:extent cx="5639435" cy="80962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4243" t="0" r="0" b="75576"/>
                    <a:stretch>
                      <a:fillRect/>
                    </a:stretch>
                  </pic:blipFill>
                  <pic:spPr bwMode="auto">
                    <a:xfrm>
                      <a:off x="0" y="0"/>
                      <a:ext cx="5639435" cy="809625"/>
                    </a:xfrm>
                    <a:prstGeom prst="rect">
                      <a:avLst/>
                    </a:prstGeom>
                  </pic:spPr>
                </pic:pic>
              </a:graphicData>
            </a:graphic>
          </wp:inline>
        </w:drawing>
      </w:r>
    </w:p>
    <w:p>
      <w:pPr>
        <w:pStyle w:val="Normal"/>
        <w:jc w:val="both"/>
        <w:rPr>
          <w:lang w:val="es-MX"/>
        </w:rPr>
      </w:pPr>
      <w:r>
        <w:rPr>
          <w:lang w:val="es-MX"/>
        </w:rPr>
      </w:r>
    </w:p>
    <w:p>
      <w:pPr>
        <w:pStyle w:val="Normal"/>
        <w:jc w:val="both"/>
        <w:rPr>
          <w:sz w:val="28"/>
          <w:szCs w:val="28"/>
          <w:lang w:val="es-MX"/>
          <w:ins w:id="0" w:author="Unknown Author" w:date="2021-11-10T18:37:01Z"/>
        </w:rPr>
      </w:pPr>
      <w:r>
        <w:rPr>
          <w:sz w:val="28"/>
          <w:szCs w:val="28"/>
          <w:lang w:val="es-MX"/>
        </w:rPr>
        <w:t>Desarrollar una aplicación de tipo formulario que permita al usuario controlar, manejar e interactuar con la información y datos de un módulo especifico permitiendo buscar y encontrarla</w:t>
      </w:r>
      <w:bookmarkStart w:id="0" w:name="_GoBack"/>
      <w:bookmarkEnd w:id="0"/>
      <w:r>
        <w:rPr>
          <w:sz w:val="28"/>
          <w:szCs w:val="28"/>
          <w:lang w:val="es-MX"/>
        </w:rPr>
        <w:t xml:space="preserve"> de manera eficaz y especifica.</w:t>
      </w:r>
    </w:p>
    <w:p>
      <w:pPr>
        <w:pStyle w:val="Normal"/>
        <w:jc w:val="both"/>
        <w:rPr>
          <w:sz w:val="28"/>
          <w:szCs w:val="28"/>
          <w:lang w:val="es-MX"/>
          <w:ins w:id="4" w:author="Unknown Author" w:date="2021-11-10T18:39:01Z"/>
        </w:rPr>
      </w:pPr>
      <w:ins w:id="1" w:author="Unknown Author" w:date="2021-11-10T18:37:01Z">
        <w:r>
          <w:rPr>
            <w:sz w:val="28"/>
            <w:szCs w:val="28"/>
            <w:lang w:val="es-MX"/>
          </w:rPr>
          <w:t xml:space="preserve">El manejo de inventarios supone un reto en cada empresa, este reto se potencializa en </w:t>
        </w:r>
      </w:ins>
      <w:ins w:id="2" w:author="Unknown Author" w:date="2021-11-10T18:38:43Z">
        <w:r>
          <w:rPr>
            <w:sz w:val="28"/>
            <w:szCs w:val="28"/>
            <w:lang w:val="es-MX"/>
          </w:rPr>
          <w:t xml:space="preserve">función de la cantidad de los procesos que </w:t>
        </w:r>
      </w:ins>
      <w:ins w:id="3" w:author="Unknown Author" w:date="2021-11-10T18:39:01Z">
        <w:r>
          <w:rPr>
            <w:sz w:val="28"/>
            <w:szCs w:val="28"/>
            <w:lang w:val="es-MX"/>
          </w:rPr>
          <w:t>tengan relaciona con los objetos del inventario y la cantidad y complejidad de las actividades que afecten los atributos de cada item del inventario.</w:t>
        </w:r>
      </w:ins>
    </w:p>
    <w:p>
      <w:pPr>
        <w:pStyle w:val="Normal"/>
        <w:jc w:val="both"/>
        <w:rPr>
          <w:sz w:val="28"/>
          <w:szCs w:val="28"/>
          <w:lang w:val="es-MX"/>
        </w:rPr>
      </w:pPr>
      <w:ins w:id="5" w:author="Unknown Author" w:date="2021-11-10T18:40:57Z">
        <w:r>
          <w:rPr>
            <w:sz w:val="28"/>
            <w:szCs w:val="28"/>
            <w:lang w:val="es-MX"/>
          </w:rPr>
          <w:t>Una fabrica</w:t>
        </w:r>
      </w:ins>
      <w:ins w:id="6" w:author="Unknown Author" w:date="2021-11-10T18:41:00Z">
        <w:r>
          <w:rPr>
            <w:sz w:val="28"/>
            <w:szCs w:val="28"/>
            <w:lang w:val="es-MX"/>
          </w:rPr>
          <w:t xml:space="preserve"> de muebles que maneje tanto producción como venta presenta un ejemplo concreto del escenario antes planteado. En una empresa de este tipo es deseable </w:t>
        </w:r>
      </w:ins>
      <w:ins w:id="7" w:author="Unknown Author" w:date="2021-11-10T18:42:29Z">
        <w:r>
          <w:rPr>
            <w:sz w:val="28"/>
            <w:szCs w:val="28"/>
            <w:lang w:val="es-MX"/>
          </w:rPr>
          <w:t>evitar desabastecimiento de insumos, mantener un historial de costos de los insumos, cre</w:t>
        </w:r>
      </w:ins>
      <w:ins w:id="8" w:author="Unknown Author" w:date="2021-11-10T18:43:00Z">
        <w:r>
          <w:rPr>
            <w:sz w:val="28"/>
            <w:szCs w:val="28"/>
            <w:lang w:val="es-MX"/>
          </w:rPr>
          <w:t xml:space="preserve">ar alertas para la modificación de costos unitarios, administración de información de proveedores y de producto terminado, entre otras actividades. Esta serie de funcionalidades se pueden cubrir con una aplicación web que tiene como objetivo garantizar la continuidad de la producción al mismo tiempo que entrega información valiosa para la mejora continua.  </w:t>
        </w:r>
      </w:ins>
    </w:p>
    <w:p>
      <w:pPr>
        <w:pStyle w:val="Normal"/>
        <w:jc w:val="both"/>
        <w:rPr>
          <w:sz w:val="28"/>
          <w:szCs w:val="28"/>
          <w:lang w:val="es-MX"/>
          <w:ins w:id="13" w:author="Unknown Author" w:date="2021-11-10T18:46:42Z"/>
        </w:rPr>
      </w:pPr>
      <w:del w:id="9" w:author="Unknown Author" w:date="2021-11-10T18:36:05Z">
        <w:r>
          <w:rPr>
            <w:sz w:val="28"/>
            <w:szCs w:val="28"/>
            <w:lang w:val="es-MX"/>
          </w:rPr>
          <w:delText xml:space="preserve"> </w:delText>
        </w:r>
      </w:del>
      <w:r>
        <w:rPr>
          <w:sz w:val="28"/>
          <w:szCs w:val="28"/>
          <w:lang w:val="es-MX"/>
        </w:rPr>
        <w:t>En este caso se desarrollará la aplicación denominada Stock Wood</w:t>
      </w:r>
      <w:ins w:id="10" w:author="Unknown Author" w:date="2021-11-10T18:46:42Z">
        <w:r>
          <w:rPr>
            <w:sz w:val="28"/>
            <w:szCs w:val="28"/>
            <w:lang w:val="es-MX"/>
          </w:rPr>
          <w:t xml:space="preserve"> que </w:t>
        </w:r>
      </w:ins>
      <w:ins w:id="11" w:author="Unknown Author" w:date="2021-11-10T18:46:42Z">
        <w:r>
          <w:rPr>
            <w:rFonts w:eastAsia="Calibri" w:cs="" w:cstheme="minorBidi" w:eastAsiaTheme="minorHAnsi"/>
            <w:color w:val="auto"/>
            <w:kern w:val="0"/>
            <w:sz w:val="28"/>
            <w:szCs w:val="28"/>
            <w:lang w:val="es-MX" w:eastAsia="en-US" w:bidi="ar-SA"/>
          </w:rPr>
          <w:t>estará</w:t>
        </w:r>
      </w:ins>
      <w:ins w:id="12" w:author="Unknown Author" w:date="2021-11-10T18:46:42Z">
        <w:r>
          <w:rPr>
            <w:sz w:val="28"/>
            <w:szCs w:val="28"/>
            <w:lang w:val="es-MX"/>
          </w:rPr>
          <w:t xml:space="preserve"> conformada por tres microservicios:</w:t>
        </w:r>
      </w:ins>
    </w:p>
    <w:p>
      <w:pPr>
        <w:pStyle w:val="Normal"/>
        <w:jc w:val="both"/>
        <w:rPr>
          <w:sz w:val="28"/>
          <w:szCs w:val="28"/>
          <w:lang w:val="es-MX"/>
          <w:ins w:id="16" w:author="Unknown Author" w:date="2021-11-10T18:46:42Z"/>
        </w:rPr>
      </w:pPr>
      <w:ins w:id="14" w:author="Unknown Author" w:date="2021-11-10T18:46:42Z">
        <w:r>
          <w:rPr>
            <w:rFonts w:eastAsia="Calibri" w:cs="" w:cstheme="minorBidi" w:eastAsiaTheme="minorHAnsi"/>
            <w:color w:val="auto"/>
            <w:kern w:val="0"/>
            <w:sz w:val="28"/>
            <w:szCs w:val="28"/>
            <w:lang w:val="es-MX" w:eastAsia="en-US" w:bidi="ar-SA"/>
          </w:rPr>
          <w:t>Autenticación</w:t>
        </w:r>
      </w:ins>
      <w:ins w:id="15" w:author="Unknown Author" w:date="2021-11-10T18:46:42Z">
        <w:r>
          <w:rPr>
            <w:sz w:val="28"/>
            <w:szCs w:val="28"/>
            <w:lang w:val="es-MX"/>
          </w:rPr>
          <w:t xml:space="preserve"> de usuarios</w:t>
        </w:r>
      </w:ins>
    </w:p>
    <w:p>
      <w:pPr>
        <w:pStyle w:val="Normal"/>
        <w:jc w:val="both"/>
        <w:rPr>
          <w:sz w:val="28"/>
          <w:szCs w:val="28"/>
          <w:lang w:val="es-MX"/>
          <w:ins w:id="18" w:author="Unknown Author" w:date="2021-11-10T18:46:42Z"/>
        </w:rPr>
      </w:pPr>
      <w:ins w:id="17" w:author="Unknown Author" w:date="2021-11-10T18:46:42Z">
        <w:r>
          <w:rPr>
            <w:rFonts w:eastAsia="Calibri" w:cs="" w:cstheme="minorBidi" w:eastAsiaTheme="minorHAnsi"/>
            <w:color w:val="auto"/>
            <w:kern w:val="0"/>
            <w:sz w:val="28"/>
            <w:szCs w:val="28"/>
            <w:lang w:val="es-MX" w:eastAsia="en-US" w:bidi="ar-SA"/>
          </w:rPr>
          <w:t>Proveedores</w:t>
        </w:r>
      </w:ins>
    </w:p>
    <w:p>
      <w:pPr>
        <w:pStyle w:val="Normal"/>
        <w:jc w:val="both"/>
        <w:rPr>
          <w:sz w:val="28"/>
          <w:szCs w:val="28"/>
          <w:lang w:val="es-MX"/>
          <w:ins w:id="20" w:author="Unknown Author" w:date="2021-11-10T18:46:42Z"/>
        </w:rPr>
      </w:pPr>
      <w:ins w:id="19" w:author="Unknown Author" w:date="2021-11-10T18:46:42Z">
        <w:r>
          <w:rPr>
            <w:sz w:val="28"/>
            <w:szCs w:val="28"/>
            <w:lang w:val="es-MX"/>
          </w:rPr>
          <w:t>Materias primas</w:t>
        </w:r>
      </w:ins>
    </w:p>
    <w:p>
      <w:pPr>
        <w:pStyle w:val="Normal"/>
        <w:jc w:val="both"/>
        <w:rPr>
          <w:sz w:val="28"/>
          <w:szCs w:val="28"/>
          <w:lang w:val="es-MX"/>
          <w:ins w:id="23" w:author="Unknown Author" w:date="2021-11-10T18:48:01Z"/>
        </w:rPr>
      </w:pPr>
      <w:ins w:id="21" w:author="Unknown Author" w:date="2021-11-10T18:47:33Z">
        <w:r>
          <w:rPr>
            <w:sz w:val="28"/>
            <w:szCs w:val="28"/>
            <w:lang w:val="es-MX"/>
          </w:rPr>
          <w:t xml:space="preserve">Cada uno de estos microservicios permitirá realizar </w:t>
        </w:r>
      </w:ins>
      <w:ins w:id="22" w:author="Unknown Author" w:date="2021-11-10T18:48:01Z">
        <w:r>
          <w:rPr>
            <w:sz w:val="28"/>
            <w:szCs w:val="28"/>
            <w:lang w:val="es-MX"/>
          </w:rPr>
          <w:t>un CRUD.</w:t>
        </w:r>
      </w:ins>
    </w:p>
    <w:p>
      <w:pPr>
        <w:pStyle w:val="Normal"/>
        <w:jc w:val="both"/>
        <w:rPr>
          <w:sz w:val="28"/>
          <w:szCs w:val="28"/>
          <w:lang w:val="es-MX"/>
          <w:ins w:id="25" w:author="Unknown Author" w:date="2021-11-10T19:01:48Z"/>
        </w:rPr>
      </w:pPr>
      <w:ins w:id="24" w:author="Unknown Author" w:date="2021-11-10T18:48:01Z">
        <w:r>
          <w:rPr>
            <w:sz w:val="28"/>
            <w:szCs w:val="28"/>
            <w:lang w:val="es-MX"/>
          </w:rPr>
          <w:t>La arquitectura se presenta en la siguiente imagen.</w:t>
        </w:r>
      </w:ins>
    </w:p>
    <w:p>
      <w:pPr>
        <w:pStyle w:val="Normal"/>
        <w:spacing w:before="0" w:after="160"/>
        <w:jc w:val="both"/>
        <w:rPr>
          <w:sz w:val="28"/>
          <w:szCs w:val="28"/>
          <w:lang w:val="es-MX"/>
        </w:rPr>
      </w:pPr>
      <w:del w:id="26" w:author="Unknown Author" w:date="2021-11-10T18:47:33Z">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12130" cy="61912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12130" cy="6191250"/>
                      </a:xfrm>
                      <a:prstGeom prst="rect">
                        <a:avLst/>
                      </a:prstGeom>
                    </pic:spPr>
                  </pic:pic>
                </a:graphicData>
              </a:graphic>
            </wp:anchor>
          </w:drawing>
        </w:r>
      </w:del>
      <w:del w:id="27" w:author="Unknown Author" w:date="2021-11-10T18:47:33Z">
        <w:r>
          <w:rPr>
            <w:sz w:val="28"/>
            <w:szCs w:val="28"/>
            <w:lang w:val="es-MX"/>
          </w:rPr>
          <w:delText xml:space="preserve"> </w:delText>
        </w:r>
      </w:del>
      <w:del w:id="28" w:author="Unknown Author" w:date="2021-11-10T18:47:33Z">
        <w:r>
          <w:rPr>
            <w:sz w:val="28"/>
            <w:szCs w:val="28"/>
            <w:lang w:val="es-MX"/>
          </w:rPr>
          <w:delText xml:space="preserve">para implementarse </w:delText>
        </w:r>
      </w:del>
      <w:del w:id="29" w:author="Unknown Author" w:date="2021-11-10T18:46:31Z">
        <w:r>
          <w:rPr>
            <w:sz w:val="28"/>
            <w:szCs w:val="28"/>
            <w:lang w:val="es-MX"/>
          </w:rPr>
          <w:delText>en un módulo</w:delText>
        </w:r>
      </w:del>
      <w:del w:id="30" w:author="Unknown Author" w:date="2021-11-10T18:47:33Z">
        <w:r>
          <w:rPr>
            <w:sz w:val="28"/>
            <w:szCs w:val="28"/>
            <w:lang w:val="es-MX"/>
          </w:rPr>
          <w:delText xml:space="preserve"> llamado proveedores donde el usuario podrá crear, consultar, actualizar o eliminar</w:delText>
        </w:r>
      </w:del>
      <w:del w:id="31" w:author="Unknown Author" w:date="2021-11-10T19:02:05Z">
        <w:r>
          <w:rPr>
            <w:sz w:val="28"/>
            <w:szCs w:val="28"/>
            <w:lang w:val="es-MX"/>
          </w:rPr>
          <w:delText xml:space="preserve"> la información guardada acerca de los proveedores de una fábrica de muebles. </w:delText>
        </w:r>
      </w:del>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Application>LibreOffice/7.1.6.2.0$Linux_X86_64 LibreOffice_project/10$Build-2</Application>
  <AppVersion>15.0000</AppVersion>
  <Pages>2</Pages>
  <Words>220</Words>
  <Characters>1240</Characters>
  <CharactersWithSpaces>1453</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2021-11-05T00:01:00Z</dcterms:created>
  <dc:creator>copito</dc:creator>
  <dc:description/>
  <dc:language>en-US</dc:language>
  <cp:lastModifiedBy/>
  <dcterms:modified xsi:type="dcterms:W3CDTF">2021-11-10T19:13:39Z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